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A6860" w14:textId="77777777" w:rsidR="00113673" w:rsidRDefault="00000000">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920" w:line="266" w:lineRule="auto"/>
        <w:rPr>
          <w:rFonts w:ascii="Roboto" w:eastAsia="Roboto" w:hAnsi="Roboto" w:cs="Roboto"/>
          <w:b/>
          <w:sz w:val="104"/>
          <w:szCs w:val="104"/>
        </w:rPr>
      </w:pPr>
      <w:bookmarkStart w:id="0" w:name="_yqx7u4wgfb5s" w:colFirst="0" w:colLast="0"/>
      <w:bookmarkEnd w:id="0"/>
      <w:r>
        <w:rPr>
          <w:rFonts w:ascii="Roboto" w:eastAsia="Roboto" w:hAnsi="Roboto" w:cs="Roboto"/>
          <w:b/>
          <w:sz w:val="104"/>
          <w:szCs w:val="104"/>
        </w:rPr>
        <w:t>Blazor User Form</w:t>
      </w:r>
    </w:p>
    <w:p w14:paraId="75831917" w14:textId="77777777" w:rsidR="00113673" w:rsidRDefault="00000000">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920" w:line="266" w:lineRule="auto"/>
        <w:rPr>
          <w:rFonts w:ascii="Roboto" w:eastAsia="Roboto" w:hAnsi="Roboto" w:cs="Roboto"/>
          <w:b/>
          <w:sz w:val="64"/>
          <w:szCs w:val="64"/>
        </w:rPr>
      </w:pPr>
      <w:bookmarkStart w:id="1" w:name="_u5fl4iu4aglj" w:colFirst="0" w:colLast="0"/>
      <w:bookmarkEnd w:id="1"/>
      <w:r>
        <w:rPr>
          <w:rFonts w:ascii="Roboto" w:eastAsia="Roboto" w:hAnsi="Roboto" w:cs="Roboto"/>
          <w:b/>
          <w:sz w:val="64"/>
          <w:szCs w:val="64"/>
        </w:rPr>
        <w:t xml:space="preserve"> Web Application</w:t>
      </w:r>
    </w:p>
    <w:p w14:paraId="41668EFA" w14:textId="3EF90AC5" w:rsidR="00113673" w:rsidRDefault="00000000">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920" w:line="266" w:lineRule="auto"/>
        <w:rPr>
          <w:rFonts w:ascii="Roboto" w:eastAsia="Roboto" w:hAnsi="Roboto" w:cs="Roboto"/>
          <w:color w:val="374151"/>
          <w:sz w:val="24"/>
          <w:szCs w:val="24"/>
        </w:rPr>
      </w:pPr>
      <w:bookmarkStart w:id="2" w:name="_r6nlbus6s30p" w:colFirst="0" w:colLast="0"/>
      <w:bookmarkEnd w:id="2"/>
      <w:r>
        <w:rPr>
          <w:rFonts w:ascii="Roboto" w:eastAsia="Roboto" w:hAnsi="Roboto" w:cs="Roboto"/>
          <w:color w:val="374151"/>
          <w:sz w:val="24"/>
          <w:szCs w:val="24"/>
        </w:rPr>
        <w:t>This web application is designed for managing user records on a website. The application includes functionality for creating, reading, updating, and deleting user information. Below is an overview of the key components and features of the application.</w:t>
      </w:r>
    </w:p>
    <w:p w14:paraId="1687DDF8" w14:textId="77777777"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bookmarkStart w:id="3" w:name="_l7hupf4bn9i8" w:colFirst="0" w:colLast="0"/>
      <w:bookmarkEnd w:id="3"/>
      <w:r>
        <w:rPr>
          <w:rFonts w:ascii="Roboto" w:eastAsia="Roboto" w:hAnsi="Roboto" w:cs="Roboto"/>
          <w:b/>
          <w:sz w:val="34"/>
          <w:szCs w:val="34"/>
        </w:rPr>
        <w:t>User Entity</w:t>
      </w:r>
    </w:p>
    <w:p w14:paraId="755B4211" w14:textId="77777777" w:rsidR="0011367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The </w:t>
      </w:r>
      <w:r>
        <w:rPr>
          <w:rFonts w:ascii="Courier New" w:eastAsia="Courier New" w:hAnsi="Courier New" w:cs="Courier New"/>
          <w:color w:val="374151"/>
          <w:sz w:val="21"/>
          <w:szCs w:val="21"/>
        </w:rPr>
        <w:t>User</w:t>
      </w:r>
      <w:r>
        <w:rPr>
          <w:rFonts w:ascii="Roboto" w:eastAsia="Roboto" w:hAnsi="Roboto" w:cs="Roboto"/>
          <w:color w:val="374151"/>
          <w:sz w:val="24"/>
          <w:szCs w:val="24"/>
        </w:rPr>
        <w:t xml:space="preserve"> entity is defined in the root project within the "</w:t>
      </w:r>
      <w:proofErr w:type="spellStart"/>
      <w:r>
        <w:rPr>
          <w:rFonts w:ascii="Roboto" w:eastAsia="Roboto" w:hAnsi="Roboto" w:cs="Roboto"/>
          <w:color w:val="374151"/>
          <w:sz w:val="24"/>
          <w:szCs w:val="24"/>
        </w:rPr>
        <w:t>User.cs</w:t>
      </w:r>
      <w:proofErr w:type="spellEnd"/>
      <w:r>
        <w:rPr>
          <w:rFonts w:ascii="Roboto" w:eastAsia="Roboto" w:hAnsi="Roboto" w:cs="Roboto"/>
          <w:color w:val="374151"/>
          <w:sz w:val="24"/>
          <w:szCs w:val="24"/>
        </w:rPr>
        <w:t>" file. The entity includes properties such as ID, First Name, Middle Name, Last Name, Gender, City, and Occupation.</w:t>
      </w:r>
    </w:p>
    <w:p w14:paraId="49027140" w14:textId="77777777"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bookmarkStart w:id="4" w:name="_3fzmq1su2tm8" w:colFirst="0" w:colLast="0"/>
      <w:bookmarkEnd w:id="4"/>
      <w:r>
        <w:rPr>
          <w:rFonts w:ascii="Roboto" w:eastAsia="Roboto" w:hAnsi="Roboto" w:cs="Roboto"/>
          <w:b/>
          <w:sz w:val="34"/>
          <w:szCs w:val="34"/>
        </w:rPr>
        <w:t>Database Configuration</w:t>
      </w:r>
    </w:p>
    <w:p w14:paraId="7DBF6D74" w14:textId="77777777" w:rsidR="0011367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34"/>
          <w:szCs w:val="34"/>
        </w:rPr>
      </w:pPr>
      <w:r>
        <w:rPr>
          <w:rFonts w:ascii="Roboto" w:eastAsia="Roboto" w:hAnsi="Roboto" w:cs="Roboto"/>
          <w:color w:val="374151"/>
          <w:sz w:val="24"/>
          <w:szCs w:val="24"/>
        </w:rPr>
        <w:t xml:space="preserve">The application uses Entity Framework Core for database operations. The </w:t>
      </w:r>
      <w:proofErr w:type="spellStart"/>
      <w:r>
        <w:rPr>
          <w:rFonts w:ascii="Courier New" w:eastAsia="Courier New" w:hAnsi="Courier New" w:cs="Courier New"/>
          <w:color w:val="374151"/>
          <w:sz w:val="21"/>
          <w:szCs w:val="21"/>
        </w:rPr>
        <w:t>ApplicationDbContext</w:t>
      </w:r>
      <w:proofErr w:type="spellEnd"/>
      <w:r>
        <w:rPr>
          <w:rFonts w:ascii="Roboto" w:eastAsia="Roboto" w:hAnsi="Roboto" w:cs="Roboto"/>
          <w:color w:val="374151"/>
          <w:sz w:val="24"/>
          <w:szCs w:val="24"/>
        </w:rPr>
        <w:t xml:space="preserve"> class, located in the </w:t>
      </w:r>
      <w:proofErr w:type="spellStart"/>
      <w:r>
        <w:rPr>
          <w:rFonts w:ascii="Courier New" w:eastAsia="Courier New" w:hAnsi="Courier New" w:cs="Courier New"/>
          <w:color w:val="374151"/>
          <w:sz w:val="21"/>
          <w:szCs w:val="21"/>
        </w:rPr>
        <w:t>BlazorAppUserPortal.DataContext</w:t>
      </w:r>
      <w:proofErr w:type="spellEnd"/>
      <w:r>
        <w:rPr>
          <w:rFonts w:ascii="Roboto" w:eastAsia="Roboto" w:hAnsi="Roboto" w:cs="Roboto"/>
          <w:color w:val="374151"/>
          <w:sz w:val="24"/>
          <w:szCs w:val="24"/>
        </w:rPr>
        <w:t xml:space="preserve"> namespace, establishes a connection to a SQL Server database and specifies a table named "Users" for storing user entities. The database connection string is configured in the </w:t>
      </w:r>
      <w:proofErr w:type="spellStart"/>
      <w:r>
        <w:rPr>
          <w:rFonts w:ascii="Courier New" w:eastAsia="Courier New" w:hAnsi="Courier New" w:cs="Courier New"/>
          <w:color w:val="374151"/>
          <w:sz w:val="21"/>
          <w:szCs w:val="21"/>
        </w:rPr>
        <w:t>appsettings.json</w:t>
      </w:r>
      <w:proofErr w:type="spellEnd"/>
      <w:r>
        <w:rPr>
          <w:rFonts w:ascii="Roboto" w:eastAsia="Roboto" w:hAnsi="Roboto" w:cs="Roboto"/>
          <w:color w:val="374151"/>
          <w:sz w:val="24"/>
          <w:szCs w:val="24"/>
        </w:rPr>
        <w:t xml:space="preserve"> file.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13673" w14:paraId="2A308F12" w14:textId="77777777" w:rsidTr="004F4EE8">
        <w:trPr>
          <w:trHeight w:val="1644"/>
        </w:trPr>
        <w:tc>
          <w:tcPr>
            <w:tcW w:w="9360" w:type="dxa"/>
            <w:shd w:val="clear" w:color="auto" w:fill="000000"/>
            <w:tcMar>
              <w:top w:w="100" w:type="dxa"/>
              <w:left w:w="100" w:type="dxa"/>
              <w:bottom w:w="100" w:type="dxa"/>
              <w:right w:w="100" w:type="dxa"/>
            </w:tcMar>
          </w:tcPr>
          <w:p w14:paraId="33D6E6BD" w14:textId="77777777" w:rsidR="00113673" w:rsidRDefault="00000000">
            <w:pPr>
              <w:rPr>
                <w:rFonts w:ascii="Roboto Mono" w:eastAsia="Roboto Mono" w:hAnsi="Roboto Mono" w:cs="Roboto Mono"/>
                <w:color w:val="FFFFFF"/>
                <w:sz w:val="19"/>
                <w:szCs w:val="19"/>
                <w:highlight w:val="black"/>
              </w:rPr>
            </w:pPr>
            <w:r>
              <w:rPr>
                <w:rFonts w:ascii="Roboto Mono" w:eastAsia="Roboto Mono" w:hAnsi="Roboto Mono" w:cs="Roboto Mono"/>
                <w:color w:val="DF3079"/>
                <w:sz w:val="19"/>
                <w:szCs w:val="19"/>
                <w:highlight w:val="black"/>
              </w:rPr>
              <w:t>"</w:t>
            </w:r>
            <w:proofErr w:type="spellStart"/>
            <w:r>
              <w:rPr>
                <w:rFonts w:ascii="Roboto Mono" w:eastAsia="Roboto Mono" w:hAnsi="Roboto Mono" w:cs="Roboto Mono"/>
                <w:color w:val="DF3079"/>
                <w:sz w:val="19"/>
                <w:szCs w:val="19"/>
                <w:highlight w:val="black"/>
              </w:rPr>
              <w:t>ConnectionStrings</w:t>
            </w:r>
            <w:proofErr w:type="spellEnd"/>
            <w:r>
              <w:rPr>
                <w:rFonts w:ascii="Roboto Mono" w:eastAsia="Roboto Mono" w:hAnsi="Roboto Mono" w:cs="Roboto Mono"/>
                <w:color w:val="DF3079"/>
                <w:sz w:val="19"/>
                <w:szCs w:val="19"/>
                <w:highlight w:val="black"/>
              </w:rPr>
              <w:t>"</w:t>
            </w:r>
            <w:r>
              <w:rPr>
                <w:rFonts w:ascii="Roboto Mono" w:eastAsia="Roboto Mono" w:hAnsi="Roboto Mono" w:cs="Roboto Mono"/>
                <w:color w:val="FFFFFF"/>
                <w:sz w:val="19"/>
                <w:szCs w:val="19"/>
                <w:highlight w:val="black"/>
              </w:rPr>
              <w:t xml:space="preserve">: </w:t>
            </w:r>
          </w:p>
          <w:p w14:paraId="565EB434" w14:textId="77777777" w:rsidR="00113673" w:rsidRDefault="00000000">
            <w:pPr>
              <w:rPr>
                <w:rFonts w:ascii="Roboto Mono" w:eastAsia="Roboto Mono" w:hAnsi="Roboto Mono" w:cs="Roboto Mono"/>
                <w:color w:val="FFFFFF"/>
                <w:sz w:val="19"/>
                <w:szCs w:val="19"/>
                <w:highlight w:val="black"/>
              </w:rPr>
            </w:pPr>
            <w:r>
              <w:rPr>
                <w:rFonts w:ascii="Roboto Mono" w:eastAsia="Roboto Mono" w:hAnsi="Roboto Mono" w:cs="Roboto Mono"/>
                <w:color w:val="FFFFFF"/>
                <w:sz w:val="19"/>
                <w:szCs w:val="19"/>
                <w:highlight w:val="black"/>
              </w:rPr>
              <w:t>{</w:t>
            </w:r>
          </w:p>
          <w:p w14:paraId="0A341D0A" w14:textId="77777777" w:rsidR="00113673" w:rsidRDefault="00000000">
            <w:pPr>
              <w:rPr>
                <w:rFonts w:ascii="Roboto Mono" w:eastAsia="Roboto Mono" w:hAnsi="Roboto Mono" w:cs="Roboto Mono"/>
                <w:color w:val="FFFFFF"/>
                <w:sz w:val="19"/>
                <w:szCs w:val="19"/>
                <w:highlight w:val="black"/>
              </w:rPr>
            </w:pPr>
            <w:r>
              <w:rPr>
                <w:rFonts w:ascii="Roboto Mono" w:eastAsia="Roboto Mono" w:hAnsi="Roboto Mono" w:cs="Roboto Mono"/>
                <w:color w:val="FFFFFF"/>
                <w:sz w:val="19"/>
                <w:szCs w:val="19"/>
                <w:highlight w:val="black"/>
              </w:rPr>
              <w:t xml:space="preserve"> </w:t>
            </w:r>
            <w:r>
              <w:rPr>
                <w:rFonts w:ascii="Roboto Mono" w:eastAsia="Roboto Mono" w:hAnsi="Roboto Mono" w:cs="Roboto Mono"/>
                <w:color w:val="DF3079"/>
                <w:sz w:val="19"/>
                <w:szCs w:val="19"/>
                <w:highlight w:val="black"/>
              </w:rPr>
              <w:t>"</w:t>
            </w:r>
            <w:proofErr w:type="spellStart"/>
            <w:r>
              <w:rPr>
                <w:rFonts w:ascii="Roboto Mono" w:eastAsia="Roboto Mono" w:hAnsi="Roboto Mono" w:cs="Roboto Mono"/>
                <w:color w:val="DF3079"/>
                <w:sz w:val="19"/>
                <w:szCs w:val="19"/>
                <w:highlight w:val="black"/>
              </w:rPr>
              <w:t>DefaultConnection</w:t>
            </w:r>
            <w:proofErr w:type="spellEnd"/>
            <w:r>
              <w:rPr>
                <w:rFonts w:ascii="Roboto Mono" w:eastAsia="Roboto Mono" w:hAnsi="Roboto Mono" w:cs="Roboto Mono"/>
                <w:color w:val="DF3079"/>
                <w:sz w:val="19"/>
                <w:szCs w:val="19"/>
                <w:highlight w:val="black"/>
              </w:rPr>
              <w:t>"</w:t>
            </w:r>
            <w:r>
              <w:rPr>
                <w:rFonts w:ascii="Roboto Mono" w:eastAsia="Roboto Mono" w:hAnsi="Roboto Mono" w:cs="Roboto Mono"/>
                <w:color w:val="FFFFFF"/>
                <w:sz w:val="19"/>
                <w:szCs w:val="19"/>
                <w:highlight w:val="black"/>
              </w:rPr>
              <w:t xml:space="preserve">: </w:t>
            </w:r>
            <w:r>
              <w:rPr>
                <w:rFonts w:ascii="Roboto Mono" w:eastAsia="Roboto Mono" w:hAnsi="Roboto Mono" w:cs="Roboto Mono"/>
                <w:color w:val="00A67D"/>
                <w:sz w:val="19"/>
                <w:szCs w:val="19"/>
                <w:highlight w:val="black"/>
              </w:rPr>
              <w:t>"Server=localhost\\SQLEXPRESS;Database=BlazorApp;Trusted_Connection=True;MultipleActiveResultSets=true;TrustServerCertificate=True"</w:t>
            </w:r>
          </w:p>
          <w:p w14:paraId="0C4ABC90" w14:textId="77777777" w:rsidR="00113673" w:rsidRDefault="00000000">
            <w:pPr>
              <w:rPr>
                <w:rFonts w:ascii="Roboto" w:eastAsia="Roboto" w:hAnsi="Roboto" w:cs="Roboto"/>
                <w:b/>
                <w:sz w:val="34"/>
                <w:szCs w:val="34"/>
              </w:rPr>
            </w:pPr>
            <w:r>
              <w:rPr>
                <w:rFonts w:ascii="Roboto Mono" w:eastAsia="Roboto Mono" w:hAnsi="Roboto Mono" w:cs="Roboto Mono"/>
                <w:color w:val="FFFFFF"/>
                <w:sz w:val="19"/>
                <w:szCs w:val="19"/>
                <w:highlight w:val="black"/>
              </w:rPr>
              <w:t>}</w:t>
            </w:r>
          </w:p>
        </w:tc>
      </w:tr>
    </w:tbl>
    <w:p w14:paraId="23ED6634" w14:textId="77777777"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bookmarkStart w:id="5" w:name="_xnoub7w9ec8e" w:colFirst="0" w:colLast="0"/>
      <w:bookmarkEnd w:id="5"/>
      <w:r>
        <w:rPr>
          <w:rFonts w:ascii="Roboto" w:eastAsia="Roboto" w:hAnsi="Roboto" w:cs="Roboto"/>
          <w:b/>
          <w:sz w:val="34"/>
          <w:szCs w:val="34"/>
        </w:rPr>
        <w:lastRenderedPageBreak/>
        <w:t xml:space="preserve">Dependency Injection and </w:t>
      </w:r>
      <w:proofErr w:type="spellStart"/>
      <w:r>
        <w:rPr>
          <w:rFonts w:ascii="Roboto" w:eastAsia="Roboto" w:hAnsi="Roboto" w:cs="Roboto"/>
          <w:b/>
          <w:sz w:val="34"/>
          <w:szCs w:val="34"/>
        </w:rPr>
        <w:t>DbContext</w:t>
      </w:r>
      <w:proofErr w:type="spellEnd"/>
      <w:r>
        <w:rPr>
          <w:rFonts w:ascii="Roboto" w:eastAsia="Roboto" w:hAnsi="Roboto" w:cs="Roboto"/>
          <w:b/>
          <w:sz w:val="34"/>
          <w:szCs w:val="34"/>
        </w:rPr>
        <w:t xml:space="preserve"> Registration</w:t>
      </w:r>
    </w:p>
    <w:p w14:paraId="6576A95D" w14:textId="77777777" w:rsidR="00113673" w:rsidRDefault="00000000">
      <w:p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 xml:space="preserve">The </w:t>
      </w:r>
      <w:proofErr w:type="spellStart"/>
      <w:r>
        <w:rPr>
          <w:rFonts w:ascii="Courier New" w:eastAsia="Courier New" w:hAnsi="Courier New" w:cs="Courier New"/>
          <w:color w:val="374151"/>
          <w:sz w:val="21"/>
          <w:szCs w:val="21"/>
        </w:rPr>
        <w:t>UserService</w:t>
      </w:r>
      <w:proofErr w:type="spellEnd"/>
      <w:r>
        <w:rPr>
          <w:rFonts w:ascii="Roboto" w:eastAsia="Roboto" w:hAnsi="Roboto" w:cs="Roboto"/>
          <w:color w:val="374151"/>
          <w:sz w:val="24"/>
          <w:szCs w:val="24"/>
        </w:rPr>
        <w:t xml:space="preserve"> class is responsible for CRUD operations on the </w:t>
      </w:r>
      <w:r>
        <w:rPr>
          <w:rFonts w:ascii="Courier New" w:eastAsia="Courier New" w:hAnsi="Courier New" w:cs="Courier New"/>
          <w:color w:val="374151"/>
          <w:sz w:val="21"/>
          <w:szCs w:val="21"/>
        </w:rPr>
        <w:t>User</w:t>
      </w:r>
      <w:r>
        <w:rPr>
          <w:rFonts w:ascii="Roboto" w:eastAsia="Roboto" w:hAnsi="Roboto" w:cs="Roboto"/>
          <w:color w:val="374151"/>
          <w:sz w:val="24"/>
          <w:szCs w:val="24"/>
        </w:rPr>
        <w:t xml:space="preserve"> entity within the Blazor application. It is registered as a transient service for dependency injection. Additionally, the </w:t>
      </w:r>
      <w:proofErr w:type="spellStart"/>
      <w:r>
        <w:rPr>
          <w:rFonts w:ascii="Courier New" w:eastAsia="Courier New" w:hAnsi="Courier New" w:cs="Courier New"/>
          <w:color w:val="374151"/>
          <w:sz w:val="21"/>
          <w:szCs w:val="21"/>
        </w:rPr>
        <w:t>ApplicationDbContext</w:t>
      </w:r>
      <w:proofErr w:type="spellEnd"/>
      <w:r>
        <w:rPr>
          <w:rFonts w:ascii="Roboto" w:eastAsia="Roboto" w:hAnsi="Roboto" w:cs="Roboto"/>
          <w:color w:val="374151"/>
          <w:sz w:val="24"/>
          <w:szCs w:val="24"/>
        </w:rPr>
        <w:t xml:space="preserve"> is registered with Entity Framework Core to connect to the SQL Server database.</w:t>
      </w:r>
    </w:p>
    <w:tbl>
      <w:tblPr>
        <w:tblStyle w:val="a0"/>
        <w:tblpPr w:leftFromText="180" w:rightFromText="180" w:topFromText="180" w:bottomFromText="180" w:vertAnchor="text" w:tblpX="225" w:tblpY="245"/>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60"/>
      </w:tblGrid>
      <w:tr w:rsidR="00113673" w14:paraId="4BA79933" w14:textId="77777777">
        <w:tc>
          <w:tcPr>
            <w:tcW w:w="8760" w:type="dxa"/>
            <w:shd w:val="clear" w:color="auto" w:fill="000000"/>
          </w:tcPr>
          <w:p w14:paraId="144C31C6" w14:textId="77777777" w:rsidR="00113673" w:rsidRDefault="00000000">
            <w:pPr>
              <w:rPr>
                <w:rFonts w:ascii="Roboto Mono" w:eastAsia="Roboto Mono" w:hAnsi="Roboto Mono" w:cs="Roboto Mono"/>
                <w:color w:val="FFFFFF"/>
                <w:sz w:val="19"/>
                <w:szCs w:val="19"/>
                <w:highlight w:val="black"/>
              </w:rPr>
            </w:pPr>
            <w:r>
              <w:rPr>
                <w:rFonts w:ascii="Roboto Mono" w:eastAsia="Roboto Mono" w:hAnsi="Roboto Mono" w:cs="Roboto Mono"/>
                <w:color w:val="FFFFFF"/>
                <w:sz w:val="19"/>
                <w:szCs w:val="19"/>
                <w:highlight w:val="black"/>
              </w:rPr>
              <w:t xml:space="preserve">// Register the </w:t>
            </w:r>
            <w:proofErr w:type="spellStart"/>
            <w:r>
              <w:rPr>
                <w:rFonts w:ascii="Roboto Mono" w:eastAsia="Roboto Mono" w:hAnsi="Roboto Mono" w:cs="Roboto Mono"/>
                <w:color w:val="FFFFFF"/>
                <w:sz w:val="19"/>
                <w:szCs w:val="19"/>
                <w:highlight w:val="black"/>
              </w:rPr>
              <w:t>UserService</w:t>
            </w:r>
            <w:proofErr w:type="spellEnd"/>
            <w:r>
              <w:rPr>
                <w:rFonts w:ascii="Roboto Mono" w:eastAsia="Roboto Mono" w:hAnsi="Roboto Mono" w:cs="Roboto Mono"/>
                <w:color w:val="FFFFFF"/>
                <w:sz w:val="19"/>
                <w:szCs w:val="19"/>
                <w:highlight w:val="black"/>
              </w:rPr>
              <w:t xml:space="preserve"> as a transient service</w:t>
            </w:r>
          </w:p>
          <w:p w14:paraId="4A1E3C5D" w14:textId="77777777" w:rsidR="00113673" w:rsidRDefault="00000000">
            <w:pPr>
              <w:rPr>
                <w:rFonts w:ascii="Roboto Mono" w:eastAsia="Roboto Mono" w:hAnsi="Roboto Mono" w:cs="Roboto Mono"/>
                <w:color w:val="FFFFFF"/>
                <w:sz w:val="19"/>
                <w:szCs w:val="19"/>
                <w:highlight w:val="black"/>
              </w:rPr>
            </w:pPr>
            <w:proofErr w:type="spellStart"/>
            <w:r>
              <w:rPr>
                <w:rFonts w:ascii="Roboto Mono" w:eastAsia="Roboto Mono" w:hAnsi="Roboto Mono" w:cs="Roboto Mono"/>
                <w:color w:val="FFFFFF"/>
                <w:sz w:val="19"/>
                <w:szCs w:val="19"/>
                <w:highlight w:val="black"/>
              </w:rPr>
              <w:t>builder.Services.AddTransient</w:t>
            </w:r>
            <w:proofErr w:type="spellEnd"/>
            <w:r>
              <w:rPr>
                <w:rFonts w:ascii="Roboto Mono" w:eastAsia="Roboto Mono" w:hAnsi="Roboto Mono" w:cs="Roboto Mono"/>
                <w:color w:val="FFFFFF"/>
                <w:sz w:val="19"/>
                <w:szCs w:val="19"/>
                <w:highlight w:val="black"/>
              </w:rPr>
              <w:t>&lt;</w:t>
            </w:r>
            <w:proofErr w:type="spellStart"/>
            <w:r>
              <w:rPr>
                <w:rFonts w:ascii="Roboto Mono" w:eastAsia="Roboto Mono" w:hAnsi="Roboto Mono" w:cs="Roboto Mono"/>
                <w:color w:val="FFFFFF"/>
                <w:sz w:val="19"/>
                <w:szCs w:val="19"/>
                <w:highlight w:val="black"/>
              </w:rPr>
              <w:t>UserService</w:t>
            </w:r>
            <w:proofErr w:type="spellEnd"/>
            <w:r>
              <w:rPr>
                <w:rFonts w:ascii="Roboto Mono" w:eastAsia="Roboto Mono" w:hAnsi="Roboto Mono" w:cs="Roboto Mono"/>
                <w:color w:val="FFFFFF"/>
                <w:sz w:val="19"/>
                <w:szCs w:val="19"/>
                <w:highlight w:val="black"/>
              </w:rPr>
              <w:t>&gt;();</w:t>
            </w:r>
          </w:p>
          <w:p w14:paraId="04FEA7E9" w14:textId="77777777" w:rsidR="00113673" w:rsidRDefault="00113673">
            <w:pPr>
              <w:rPr>
                <w:rFonts w:ascii="Roboto Mono" w:eastAsia="Roboto Mono" w:hAnsi="Roboto Mono" w:cs="Roboto Mono"/>
                <w:color w:val="FFFFFF"/>
                <w:sz w:val="19"/>
                <w:szCs w:val="19"/>
                <w:highlight w:val="black"/>
              </w:rPr>
            </w:pPr>
          </w:p>
          <w:p w14:paraId="387C4D3E" w14:textId="77777777" w:rsidR="00113673" w:rsidRDefault="00000000">
            <w:pPr>
              <w:rPr>
                <w:rFonts w:ascii="Roboto Mono" w:eastAsia="Roboto Mono" w:hAnsi="Roboto Mono" w:cs="Roboto Mono"/>
                <w:color w:val="FFFFFF"/>
                <w:sz w:val="19"/>
                <w:szCs w:val="19"/>
                <w:highlight w:val="black"/>
              </w:rPr>
            </w:pPr>
            <w:r>
              <w:rPr>
                <w:rFonts w:ascii="Roboto Mono" w:eastAsia="Roboto Mono" w:hAnsi="Roboto Mono" w:cs="Roboto Mono"/>
                <w:color w:val="FFFFFF"/>
                <w:sz w:val="19"/>
                <w:szCs w:val="19"/>
                <w:highlight w:val="black"/>
              </w:rPr>
              <w:t xml:space="preserve">// Register the </w:t>
            </w:r>
            <w:proofErr w:type="spellStart"/>
            <w:r>
              <w:rPr>
                <w:rFonts w:ascii="Roboto Mono" w:eastAsia="Roboto Mono" w:hAnsi="Roboto Mono" w:cs="Roboto Mono"/>
                <w:color w:val="FFFFFF"/>
                <w:sz w:val="19"/>
                <w:szCs w:val="19"/>
                <w:highlight w:val="black"/>
              </w:rPr>
              <w:t>ApplicationDbContext</w:t>
            </w:r>
            <w:proofErr w:type="spellEnd"/>
            <w:r>
              <w:rPr>
                <w:rFonts w:ascii="Roboto Mono" w:eastAsia="Roboto Mono" w:hAnsi="Roboto Mono" w:cs="Roboto Mono"/>
                <w:color w:val="FFFFFF"/>
                <w:sz w:val="19"/>
                <w:szCs w:val="19"/>
                <w:highlight w:val="black"/>
              </w:rPr>
              <w:t xml:space="preserve"> with Entity Framework Core</w:t>
            </w:r>
          </w:p>
          <w:p w14:paraId="13AC14D3" w14:textId="77777777" w:rsidR="00113673" w:rsidRDefault="00000000">
            <w:proofErr w:type="spellStart"/>
            <w:r>
              <w:rPr>
                <w:rFonts w:ascii="Roboto Mono" w:eastAsia="Roboto Mono" w:hAnsi="Roboto Mono" w:cs="Roboto Mono"/>
                <w:color w:val="FFFFFF"/>
                <w:sz w:val="19"/>
                <w:szCs w:val="19"/>
                <w:highlight w:val="black"/>
              </w:rPr>
              <w:t>builder.Services.AddDbContext</w:t>
            </w:r>
            <w:proofErr w:type="spellEnd"/>
            <w:r>
              <w:rPr>
                <w:rFonts w:ascii="Roboto Mono" w:eastAsia="Roboto Mono" w:hAnsi="Roboto Mono" w:cs="Roboto Mono"/>
                <w:color w:val="FFFFFF"/>
                <w:sz w:val="19"/>
                <w:szCs w:val="19"/>
                <w:highlight w:val="black"/>
              </w:rPr>
              <w:t>&lt;</w:t>
            </w:r>
            <w:proofErr w:type="spellStart"/>
            <w:r>
              <w:rPr>
                <w:rFonts w:ascii="Roboto Mono" w:eastAsia="Roboto Mono" w:hAnsi="Roboto Mono" w:cs="Roboto Mono"/>
                <w:color w:val="FFFFFF"/>
                <w:sz w:val="19"/>
                <w:szCs w:val="19"/>
                <w:highlight w:val="black"/>
              </w:rPr>
              <w:t>ApplicationDbContext</w:t>
            </w:r>
            <w:proofErr w:type="spellEnd"/>
            <w:r>
              <w:rPr>
                <w:rFonts w:ascii="Roboto Mono" w:eastAsia="Roboto Mono" w:hAnsi="Roboto Mono" w:cs="Roboto Mono"/>
                <w:color w:val="FFFFFF"/>
                <w:sz w:val="19"/>
                <w:szCs w:val="19"/>
                <w:highlight w:val="black"/>
              </w:rPr>
              <w:t>&gt;(item =&gt; item.UseSqlServer(builder.Configuration.GetConnectionString(</w:t>
            </w:r>
            <w:r>
              <w:rPr>
                <w:rFonts w:ascii="Roboto Mono" w:eastAsia="Roboto Mono" w:hAnsi="Roboto Mono" w:cs="Roboto Mono"/>
                <w:color w:val="00A67D"/>
                <w:sz w:val="19"/>
                <w:szCs w:val="19"/>
                <w:highlight w:val="black"/>
              </w:rPr>
              <w:t>"DefaultConnection"</w:t>
            </w:r>
            <w:r>
              <w:rPr>
                <w:rFonts w:ascii="Roboto Mono" w:eastAsia="Roboto Mono" w:hAnsi="Roboto Mono" w:cs="Roboto Mono"/>
                <w:color w:val="FFFFFF"/>
                <w:sz w:val="19"/>
                <w:szCs w:val="19"/>
                <w:highlight w:val="black"/>
              </w:rPr>
              <w:t>))</w:t>
            </w:r>
            <w:r>
              <w:rPr>
                <w:rFonts w:ascii="Roboto Mono" w:eastAsia="Roboto Mono" w:hAnsi="Roboto Mono" w:cs="Roboto Mono"/>
                <w:color w:val="FFFFFF"/>
                <w:sz w:val="19"/>
                <w:szCs w:val="19"/>
              </w:rPr>
              <w:t>)</w:t>
            </w:r>
          </w:p>
        </w:tc>
      </w:tr>
    </w:tbl>
    <w:p w14:paraId="77AD1C5B" w14:textId="77777777" w:rsidR="00113673" w:rsidRDefault="00000000">
      <w:pPr>
        <w:rPr>
          <w:rFonts w:ascii="Courier New" w:eastAsia="Courier New" w:hAnsi="Courier New" w:cs="Courier New"/>
          <w:color w:val="374151"/>
          <w:sz w:val="19"/>
          <w:szCs w:val="19"/>
        </w:rPr>
      </w:pPr>
      <w:r>
        <w:rPr>
          <w:rFonts w:ascii="Roboto Mono" w:eastAsia="Roboto Mono" w:hAnsi="Roboto Mono" w:cs="Roboto Mono"/>
          <w:color w:val="FFFFFF"/>
          <w:sz w:val="19"/>
          <w:szCs w:val="19"/>
        </w:rPr>
        <w:t>);</w:t>
      </w:r>
    </w:p>
    <w:p w14:paraId="4725BF4D" w14:textId="77777777"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bookmarkStart w:id="6" w:name="_sd5k00hoj4yt" w:colFirst="0" w:colLast="0"/>
      <w:bookmarkEnd w:id="6"/>
      <w:r>
        <w:rPr>
          <w:rFonts w:ascii="Roboto" w:eastAsia="Roboto" w:hAnsi="Roboto" w:cs="Roboto"/>
          <w:b/>
          <w:sz w:val="34"/>
          <w:szCs w:val="34"/>
        </w:rPr>
        <w:t>User List Component</w:t>
      </w:r>
    </w:p>
    <w:p w14:paraId="5405EB8C" w14:textId="022A3401" w:rsidR="00126298" w:rsidRPr="00126298" w:rsidRDefault="00000000" w:rsidP="0012629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The </w:t>
      </w:r>
      <w:proofErr w:type="spellStart"/>
      <w:r>
        <w:rPr>
          <w:rFonts w:ascii="Courier New" w:eastAsia="Courier New" w:hAnsi="Courier New" w:cs="Courier New"/>
          <w:color w:val="374151"/>
          <w:sz w:val="21"/>
          <w:szCs w:val="21"/>
        </w:rPr>
        <w:t>UsersList</w:t>
      </w:r>
      <w:proofErr w:type="spellEnd"/>
      <w:r>
        <w:rPr>
          <w:rFonts w:ascii="Roboto" w:eastAsia="Roboto" w:hAnsi="Roboto" w:cs="Roboto"/>
          <w:color w:val="374151"/>
          <w:sz w:val="24"/>
          <w:szCs w:val="24"/>
        </w:rPr>
        <w:t xml:space="preserve"> component displays a list of users, providing options to add, edit, and delete users. It utilizes the </w:t>
      </w:r>
      <w:proofErr w:type="spellStart"/>
      <w:r>
        <w:rPr>
          <w:rFonts w:ascii="Courier New" w:eastAsia="Courier New" w:hAnsi="Courier New" w:cs="Courier New"/>
          <w:color w:val="374151"/>
          <w:sz w:val="21"/>
          <w:szCs w:val="21"/>
        </w:rPr>
        <w:t>UserService</w:t>
      </w:r>
      <w:proofErr w:type="spellEnd"/>
      <w:r>
        <w:rPr>
          <w:rFonts w:ascii="Roboto" w:eastAsia="Roboto" w:hAnsi="Roboto" w:cs="Roboto"/>
          <w:color w:val="374151"/>
          <w:sz w:val="24"/>
          <w:szCs w:val="24"/>
        </w:rPr>
        <w:t xml:space="preserve"> for data </w:t>
      </w:r>
      <w:proofErr w:type="spellStart"/>
      <w:r>
        <w:rPr>
          <w:rFonts w:ascii="Roboto" w:eastAsia="Roboto" w:hAnsi="Roboto" w:cs="Roboto"/>
          <w:color w:val="374151"/>
          <w:sz w:val="24"/>
          <w:szCs w:val="24"/>
        </w:rPr>
        <w:t>operations.</w:t>
      </w:r>
      <w:r w:rsidR="004F4EE8">
        <w:rPr>
          <w:rFonts w:ascii="Roboto" w:eastAsia="Roboto" w:hAnsi="Roboto" w:cs="Roboto"/>
          <w:color w:val="374151"/>
          <w:sz w:val="24"/>
          <w:szCs w:val="24"/>
        </w:rPr>
        <w:t>In</w:t>
      </w:r>
      <w:proofErr w:type="spellEnd"/>
      <w:r w:rsidR="004F4EE8">
        <w:rPr>
          <w:rFonts w:ascii="Roboto" w:eastAsia="Roboto" w:hAnsi="Roboto" w:cs="Roboto"/>
          <w:color w:val="374151"/>
          <w:sz w:val="24"/>
          <w:szCs w:val="24"/>
        </w:rPr>
        <w:t xml:space="preserve"> the Following, screenshots of each operation are attached.</w:t>
      </w:r>
    </w:p>
    <w:p w14:paraId="6EE58ADB" w14:textId="4F3F8CB5" w:rsidR="004F4EE8" w:rsidRDefault="0012629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sidRPr="00126298">
        <w:rPr>
          <w:rFonts w:ascii="Roboto" w:eastAsia="Roboto" w:hAnsi="Roboto" w:cs="Roboto"/>
          <w:color w:val="374151"/>
          <w:sz w:val="24"/>
          <w:szCs w:val="24"/>
        </w:rPr>
        <w:t>This screenshot shows the webpage for adding a new user to the system. Users can fill out the form with user details and click the "Save" button.</w:t>
      </w:r>
    </w:p>
    <w:p w14:paraId="32221141" w14:textId="77777777" w:rsidR="004F4EE8" w:rsidRDefault="004F4EE8" w:rsidP="004F4EE8">
      <w:pPr>
        <w:keepNext/>
        <w:pBdr>
          <w:top w:val="none" w:sz="0" w:space="0" w:color="D9D9E3"/>
          <w:left w:val="none" w:sz="0" w:space="0" w:color="D9D9E3"/>
          <w:bottom w:val="none" w:sz="0" w:space="0" w:color="D9D9E3"/>
          <w:right w:val="none" w:sz="0" w:space="0" w:color="D9D9E3"/>
          <w:between w:val="none" w:sz="0" w:space="0" w:color="D9D9E3"/>
        </w:pBdr>
        <w:spacing w:after="300"/>
      </w:pPr>
      <w:r>
        <w:rPr>
          <w:noProof/>
        </w:rPr>
        <w:drawing>
          <wp:inline distT="114300" distB="114300" distL="114300" distR="114300" wp14:anchorId="63B8202D" wp14:editId="01201EDA">
            <wp:extent cx="5166360" cy="2781300"/>
            <wp:effectExtent l="0" t="0" r="0" b="0"/>
            <wp:docPr id="5002456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166360" cy="2781300"/>
                    </a:xfrm>
                    <a:prstGeom prst="rect">
                      <a:avLst/>
                    </a:prstGeom>
                    <a:ln/>
                  </pic:spPr>
                </pic:pic>
              </a:graphicData>
            </a:graphic>
          </wp:inline>
        </w:drawing>
      </w:r>
    </w:p>
    <w:p w14:paraId="4DF56482" w14:textId="68B72698" w:rsidR="00113673" w:rsidRDefault="004F4EE8" w:rsidP="004F4EE8">
      <w:pPr>
        <w:pStyle w:val="Caption"/>
        <w:rPr>
          <w:ins w:id="7" w:author="Na Mo" w:date="2024-01-22T02:42:00Z"/>
          <w:rFonts w:ascii="Roboto" w:eastAsia="Roboto" w:hAnsi="Roboto" w:cs="Roboto"/>
          <w:color w:val="374151"/>
          <w:sz w:val="24"/>
          <w:szCs w:val="24"/>
        </w:rPr>
      </w:pPr>
      <w:r>
        <w:t xml:space="preserve">Figure </w:t>
      </w:r>
      <w:fldSimple w:instr=" STYLEREF 1 \s ">
        <w:r w:rsidR="00126298">
          <w:rPr>
            <w:noProof/>
            <w:cs/>
          </w:rPr>
          <w:t>‎</w:t>
        </w:r>
        <w:r w:rsidR="00126298">
          <w:rPr>
            <w:noProof/>
          </w:rPr>
          <w:t>0</w:t>
        </w:r>
      </w:fldSimple>
      <w:r w:rsidR="00126298">
        <w:noBreakHyphen/>
      </w:r>
      <w:fldSimple w:instr=" SEQ Figure \* ARABIC \s 1 ">
        <w:r w:rsidR="00126298">
          <w:rPr>
            <w:noProof/>
          </w:rPr>
          <w:t>1</w:t>
        </w:r>
      </w:fldSimple>
      <w:r>
        <w:rPr>
          <w:lang w:val="en-US"/>
        </w:rPr>
        <w:t>: The List of User</w:t>
      </w:r>
      <w:bookmarkStart w:id="8" w:name="_knqb25fvy3mg" w:colFirst="0" w:colLast="0"/>
      <w:bookmarkEnd w:id="8"/>
    </w:p>
    <w:p w14:paraId="5A1DB880" w14:textId="77777777"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bookmarkStart w:id="9" w:name="_rgh5sg6jvsh" w:colFirst="0" w:colLast="0"/>
      <w:bookmarkEnd w:id="9"/>
      <w:r>
        <w:rPr>
          <w:rFonts w:ascii="Roboto" w:eastAsia="Roboto" w:hAnsi="Roboto" w:cs="Roboto"/>
          <w:b/>
          <w:sz w:val="34"/>
          <w:szCs w:val="34"/>
        </w:rPr>
        <w:t>Add User Page</w:t>
      </w:r>
    </w:p>
    <w:p w14:paraId="413BE835" w14:textId="77777777" w:rsidR="0011367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The </w:t>
      </w:r>
      <w:proofErr w:type="spellStart"/>
      <w:r>
        <w:rPr>
          <w:rFonts w:ascii="Courier New" w:eastAsia="Courier New" w:hAnsi="Courier New" w:cs="Courier New"/>
          <w:color w:val="374151"/>
          <w:sz w:val="21"/>
          <w:szCs w:val="21"/>
        </w:rPr>
        <w:t>AddUser</w:t>
      </w:r>
      <w:proofErr w:type="spellEnd"/>
      <w:r>
        <w:rPr>
          <w:rFonts w:ascii="Roboto" w:eastAsia="Roboto" w:hAnsi="Roboto" w:cs="Roboto"/>
          <w:color w:val="374151"/>
          <w:sz w:val="24"/>
          <w:szCs w:val="24"/>
        </w:rPr>
        <w:t xml:space="preserve"> page presents a user registration form with fields for First Name, Middle Name, Last Name, Gender, City, and Occupation. The form allows users to save a new user or cancel the operation. The </w:t>
      </w:r>
      <w:proofErr w:type="spellStart"/>
      <w:r>
        <w:rPr>
          <w:rFonts w:ascii="Courier New" w:eastAsia="Courier New" w:hAnsi="Courier New" w:cs="Courier New"/>
          <w:color w:val="374151"/>
          <w:sz w:val="21"/>
          <w:szCs w:val="21"/>
        </w:rPr>
        <w:t>CreateUser</w:t>
      </w:r>
      <w:proofErr w:type="spellEnd"/>
      <w:r>
        <w:rPr>
          <w:rFonts w:ascii="Roboto" w:eastAsia="Roboto" w:hAnsi="Roboto" w:cs="Roboto"/>
          <w:color w:val="374151"/>
          <w:sz w:val="24"/>
          <w:szCs w:val="24"/>
        </w:rPr>
        <w:t xml:space="preserve"> method triggers the insertion of a new user, while the </w:t>
      </w:r>
      <w:r>
        <w:rPr>
          <w:rFonts w:ascii="Courier New" w:eastAsia="Courier New" w:hAnsi="Courier New" w:cs="Courier New"/>
          <w:color w:val="374151"/>
          <w:sz w:val="21"/>
          <w:szCs w:val="21"/>
        </w:rPr>
        <w:t>Cancel</w:t>
      </w:r>
      <w:r>
        <w:rPr>
          <w:rFonts w:ascii="Roboto" w:eastAsia="Roboto" w:hAnsi="Roboto" w:cs="Roboto"/>
          <w:color w:val="374151"/>
          <w:sz w:val="24"/>
          <w:szCs w:val="24"/>
        </w:rPr>
        <w:t xml:space="preserve"> method navigates back to the user list without saving changes.</w:t>
      </w:r>
    </w:p>
    <w:p w14:paraId="01861F5D" w14:textId="77777777" w:rsidR="004F4EE8" w:rsidRDefault="004F4EE8" w:rsidP="004F4EE8">
      <w:pPr>
        <w:keepNext/>
        <w:pBdr>
          <w:top w:val="none" w:sz="0" w:space="0" w:color="D9D9E3"/>
          <w:left w:val="none" w:sz="0" w:space="0" w:color="D9D9E3"/>
          <w:bottom w:val="none" w:sz="0" w:space="0" w:color="D9D9E3"/>
          <w:right w:val="none" w:sz="0" w:space="0" w:color="D9D9E3"/>
          <w:between w:val="none" w:sz="0" w:space="0" w:color="D9D9E3"/>
        </w:pBdr>
        <w:spacing w:after="300"/>
      </w:pPr>
      <w:r>
        <w:rPr>
          <w:noProof/>
        </w:rPr>
        <w:drawing>
          <wp:inline distT="114300" distB="114300" distL="114300" distR="114300" wp14:anchorId="117215C1" wp14:editId="561FA70E">
            <wp:extent cx="5196840" cy="2987040"/>
            <wp:effectExtent l="0" t="0" r="3810" b="381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196840" cy="2987040"/>
                    </a:xfrm>
                    <a:prstGeom prst="rect">
                      <a:avLst/>
                    </a:prstGeom>
                    <a:ln/>
                  </pic:spPr>
                </pic:pic>
              </a:graphicData>
            </a:graphic>
          </wp:inline>
        </w:drawing>
      </w:r>
    </w:p>
    <w:p w14:paraId="7F9DFBE3" w14:textId="407E4847" w:rsidR="004F4EE8" w:rsidRDefault="004F4EE8" w:rsidP="004F4EE8">
      <w:pPr>
        <w:pStyle w:val="Caption"/>
        <w:rPr>
          <w:rFonts w:ascii="Roboto" w:eastAsia="Roboto" w:hAnsi="Roboto" w:cs="Roboto"/>
          <w:color w:val="374151"/>
          <w:sz w:val="24"/>
          <w:szCs w:val="24"/>
        </w:rPr>
      </w:pPr>
      <w:r>
        <w:t xml:space="preserve">Figure </w:t>
      </w:r>
      <w:fldSimple w:instr=" STYLEREF 1 \s ">
        <w:r w:rsidR="00126298">
          <w:rPr>
            <w:noProof/>
            <w:cs/>
          </w:rPr>
          <w:t>‎</w:t>
        </w:r>
        <w:r w:rsidR="00126298">
          <w:rPr>
            <w:noProof/>
          </w:rPr>
          <w:t>0</w:t>
        </w:r>
      </w:fldSimple>
      <w:r w:rsidR="00126298">
        <w:noBreakHyphen/>
      </w:r>
      <w:fldSimple w:instr=" SEQ Figure \* ARABIC \s 1 ">
        <w:r w:rsidR="00126298">
          <w:rPr>
            <w:noProof/>
          </w:rPr>
          <w:t>2</w:t>
        </w:r>
      </w:fldSimple>
      <w:r>
        <w:rPr>
          <w:lang w:val="en-US"/>
        </w:rPr>
        <w:t xml:space="preserve"> Add New User to List / Form</w:t>
      </w:r>
    </w:p>
    <w:p w14:paraId="20BE862B" w14:textId="77777777" w:rsidR="004F4EE8" w:rsidRDefault="004F4EE8" w:rsidP="004F4EE8">
      <w:pPr>
        <w:pStyle w:val="Heading2"/>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pPr>
      <w:bookmarkStart w:id="10" w:name="_6hgdft7kh0vg" w:colFirst="0" w:colLast="0"/>
      <w:bookmarkEnd w:id="10"/>
      <w:r>
        <w:rPr>
          <w:noProof/>
        </w:rPr>
        <w:drawing>
          <wp:inline distT="114300" distB="114300" distL="114300" distR="114300" wp14:anchorId="74AF4703" wp14:editId="4D63A3E5">
            <wp:extent cx="5394960" cy="2971800"/>
            <wp:effectExtent l="0" t="0" r="0" b="0"/>
            <wp:docPr id="20852654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6346"/>
                    <a:stretch>
                      <a:fillRect/>
                    </a:stretch>
                  </pic:blipFill>
                  <pic:spPr>
                    <a:xfrm>
                      <a:off x="0" y="0"/>
                      <a:ext cx="5394960" cy="2971800"/>
                    </a:xfrm>
                    <a:prstGeom prst="rect">
                      <a:avLst/>
                    </a:prstGeom>
                    <a:ln/>
                  </pic:spPr>
                </pic:pic>
              </a:graphicData>
            </a:graphic>
          </wp:inline>
        </w:drawing>
      </w:r>
    </w:p>
    <w:p w14:paraId="19024C8E" w14:textId="2646C6C9" w:rsidR="004F4EE8" w:rsidRDefault="004F4EE8" w:rsidP="004F4EE8">
      <w:pPr>
        <w:pStyle w:val="Caption"/>
        <w:rPr>
          <w:rFonts w:ascii="Roboto" w:eastAsia="Roboto" w:hAnsi="Roboto" w:cs="Roboto"/>
          <w:b/>
          <w:sz w:val="34"/>
          <w:szCs w:val="34"/>
        </w:rPr>
      </w:pPr>
      <w:r>
        <w:t xml:space="preserve">Figure </w:t>
      </w:r>
      <w:fldSimple w:instr=" STYLEREF 1 \s ">
        <w:r w:rsidR="00126298">
          <w:rPr>
            <w:noProof/>
            <w:cs/>
          </w:rPr>
          <w:t>‎</w:t>
        </w:r>
        <w:r w:rsidR="00126298">
          <w:rPr>
            <w:noProof/>
          </w:rPr>
          <w:t>0</w:t>
        </w:r>
      </w:fldSimple>
      <w:r w:rsidR="00126298">
        <w:noBreakHyphen/>
      </w:r>
      <w:fldSimple w:instr=" SEQ Figure \* ARABIC \s 1 ">
        <w:r w:rsidR="00126298">
          <w:rPr>
            <w:noProof/>
          </w:rPr>
          <w:t>3</w:t>
        </w:r>
      </w:fldSimple>
      <w:r>
        <w:rPr>
          <w:lang w:val="en-US"/>
        </w:rPr>
        <w:t xml:space="preserve"> the List of Users</w:t>
      </w:r>
    </w:p>
    <w:p w14:paraId="1A972C87" w14:textId="77777777" w:rsidR="002F53D7" w:rsidRDefault="002F53D7" w:rsidP="002F53D7">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r>
        <w:rPr>
          <w:rFonts w:ascii="Roboto" w:eastAsia="Roboto" w:hAnsi="Roboto" w:cs="Roboto"/>
          <w:b/>
          <w:sz w:val="34"/>
          <w:szCs w:val="34"/>
        </w:rPr>
        <w:t>Delete User Page</w:t>
      </w:r>
    </w:p>
    <w:p w14:paraId="2B1430EB" w14:textId="484EAACF" w:rsidR="002F53D7" w:rsidRDefault="002F53D7" w:rsidP="002F53D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The </w:t>
      </w:r>
      <w:proofErr w:type="spellStart"/>
      <w:r>
        <w:rPr>
          <w:rFonts w:ascii="Courier New" w:eastAsia="Courier New" w:hAnsi="Courier New" w:cs="Courier New"/>
          <w:color w:val="374151"/>
          <w:sz w:val="21"/>
          <w:szCs w:val="21"/>
        </w:rPr>
        <w:t>DeleteUser</w:t>
      </w:r>
      <w:proofErr w:type="spellEnd"/>
      <w:r>
        <w:rPr>
          <w:rFonts w:ascii="Roboto" w:eastAsia="Roboto" w:hAnsi="Roboto" w:cs="Roboto"/>
          <w:color w:val="374151"/>
          <w:sz w:val="24"/>
          <w:szCs w:val="24"/>
        </w:rPr>
        <w:t xml:space="preserve"> page is designed for deleting a user record. It displays user details and a confirmation message. Users can choose to proceed with the deletion or cancel the operation. Upon deletion, the user is navigated back to the user list.</w:t>
      </w:r>
    </w:p>
    <w:p w14:paraId="40A579DE" w14:textId="77777777" w:rsidR="002F53D7" w:rsidRDefault="002F53D7" w:rsidP="002F53D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noProof/>
        </w:rPr>
        <w:drawing>
          <wp:inline distT="114300" distB="114300" distL="114300" distR="114300" wp14:anchorId="068154FE" wp14:editId="2D91AAB5">
            <wp:extent cx="5052060" cy="2766060"/>
            <wp:effectExtent l="0" t="0" r="0" b="0"/>
            <wp:docPr id="15277907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052060" cy="2766060"/>
                    </a:xfrm>
                    <a:prstGeom prst="rect">
                      <a:avLst/>
                    </a:prstGeom>
                    <a:ln/>
                  </pic:spPr>
                </pic:pic>
              </a:graphicData>
            </a:graphic>
          </wp:inline>
        </w:drawing>
      </w:r>
    </w:p>
    <w:p w14:paraId="274112F7" w14:textId="77777777" w:rsidR="002F53D7" w:rsidRDefault="002F53D7" w:rsidP="002F53D7">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noProof/>
        </w:rPr>
        <w:drawing>
          <wp:inline distT="114300" distB="114300" distL="114300" distR="114300" wp14:anchorId="469D139F" wp14:editId="6D773089">
            <wp:extent cx="5097780" cy="3055620"/>
            <wp:effectExtent l="0" t="0" r="7620" b="0"/>
            <wp:docPr id="9756986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097780" cy="3055620"/>
                    </a:xfrm>
                    <a:prstGeom prst="rect">
                      <a:avLst/>
                    </a:prstGeom>
                    <a:ln/>
                  </pic:spPr>
                </pic:pic>
              </a:graphicData>
            </a:graphic>
          </wp:inline>
        </w:drawing>
      </w:r>
    </w:p>
    <w:p w14:paraId="7C0D0574" w14:textId="77777777" w:rsidR="002F53D7" w:rsidRDefault="002F53D7">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p>
    <w:p w14:paraId="32480DB3" w14:textId="03A21505"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r>
        <w:rPr>
          <w:rFonts w:ascii="Roboto" w:eastAsia="Roboto" w:hAnsi="Roboto" w:cs="Roboto"/>
          <w:b/>
          <w:sz w:val="34"/>
          <w:szCs w:val="34"/>
        </w:rPr>
        <w:t>Edit User Page</w:t>
      </w:r>
    </w:p>
    <w:p w14:paraId="11425AB5" w14:textId="77777777" w:rsidR="00113673"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The </w:t>
      </w:r>
      <w:proofErr w:type="spellStart"/>
      <w:r>
        <w:rPr>
          <w:rFonts w:ascii="Courier New" w:eastAsia="Courier New" w:hAnsi="Courier New" w:cs="Courier New"/>
          <w:color w:val="374151"/>
          <w:sz w:val="21"/>
          <w:szCs w:val="21"/>
        </w:rPr>
        <w:t>EditUser</w:t>
      </w:r>
      <w:proofErr w:type="spellEnd"/>
      <w:r>
        <w:rPr>
          <w:rFonts w:ascii="Roboto" w:eastAsia="Roboto" w:hAnsi="Roboto" w:cs="Roboto"/>
          <w:color w:val="374151"/>
          <w:sz w:val="24"/>
          <w:szCs w:val="24"/>
        </w:rPr>
        <w:t xml:space="preserve"> component serves as an interface for editing user details. It fetches user details based on the provided ID, allowing users to make changes. The component provides options to update the user information or cancel the operation.</w:t>
      </w:r>
    </w:p>
    <w:p w14:paraId="61513F12" w14:textId="77777777" w:rsidR="004F4EE8" w:rsidRDefault="004F4EE8" w:rsidP="004F4EE8">
      <w:pPr>
        <w:keepNext/>
        <w:pBdr>
          <w:top w:val="none" w:sz="0" w:space="0" w:color="D9D9E3"/>
          <w:left w:val="none" w:sz="0" w:space="0" w:color="D9D9E3"/>
          <w:bottom w:val="none" w:sz="0" w:space="0" w:color="D9D9E3"/>
          <w:right w:val="none" w:sz="0" w:space="0" w:color="D9D9E3"/>
          <w:between w:val="none" w:sz="0" w:space="0" w:color="D9D9E3"/>
        </w:pBdr>
        <w:spacing w:after="300"/>
      </w:pPr>
      <w:r>
        <w:rPr>
          <w:noProof/>
        </w:rPr>
        <w:drawing>
          <wp:inline distT="114300" distB="114300" distL="114300" distR="114300" wp14:anchorId="13BF236E" wp14:editId="4E4AC1BD">
            <wp:extent cx="4953000" cy="3299460"/>
            <wp:effectExtent l="0" t="0" r="0" b="0"/>
            <wp:docPr id="12895967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53000" cy="3299460"/>
                    </a:xfrm>
                    <a:prstGeom prst="rect">
                      <a:avLst/>
                    </a:prstGeom>
                    <a:ln/>
                  </pic:spPr>
                </pic:pic>
              </a:graphicData>
            </a:graphic>
          </wp:inline>
        </w:drawing>
      </w:r>
    </w:p>
    <w:p w14:paraId="399E7A97" w14:textId="4CE60A64" w:rsidR="00113673" w:rsidRDefault="004F4EE8" w:rsidP="004F4EE8">
      <w:pPr>
        <w:pStyle w:val="Caption"/>
        <w:rPr>
          <w:lang w:val="en-US"/>
        </w:rPr>
      </w:pPr>
      <w:r>
        <w:t xml:space="preserve">Figure </w:t>
      </w:r>
      <w:fldSimple w:instr=" STYLEREF 1 \s ">
        <w:r w:rsidR="00126298">
          <w:rPr>
            <w:noProof/>
            <w:cs/>
          </w:rPr>
          <w:t>‎</w:t>
        </w:r>
        <w:r w:rsidR="00126298">
          <w:rPr>
            <w:noProof/>
          </w:rPr>
          <w:t>0</w:t>
        </w:r>
      </w:fldSimple>
      <w:r w:rsidR="00126298">
        <w:noBreakHyphen/>
      </w:r>
      <w:fldSimple w:instr=" SEQ Figure \* ARABIC \s 1 ">
        <w:r w:rsidR="00126298">
          <w:rPr>
            <w:noProof/>
          </w:rPr>
          <w:t>4</w:t>
        </w:r>
      </w:fldSimple>
      <w:r>
        <w:rPr>
          <w:lang w:val="en-US"/>
        </w:rPr>
        <w:t xml:space="preserve"> The Modification Form/Page</w:t>
      </w:r>
    </w:p>
    <w:p w14:paraId="0E4C1C07" w14:textId="77777777" w:rsidR="00126298" w:rsidRDefault="00126298" w:rsidP="00126298">
      <w:pPr>
        <w:keepNext/>
      </w:pPr>
      <w:r>
        <w:rPr>
          <w:noProof/>
        </w:rPr>
        <w:drawing>
          <wp:inline distT="0" distB="0" distL="0" distR="0" wp14:anchorId="00439069" wp14:editId="3B07AD0A">
            <wp:extent cx="4877223" cy="3048264"/>
            <wp:effectExtent l="0" t="0" r="0" b="0"/>
            <wp:docPr id="12448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0369" name=""/>
                    <pic:cNvPicPr/>
                  </pic:nvPicPr>
                  <pic:blipFill>
                    <a:blip r:embed="rId11"/>
                    <a:stretch>
                      <a:fillRect/>
                    </a:stretch>
                  </pic:blipFill>
                  <pic:spPr>
                    <a:xfrm>
                      <a:off x="0" y="0"/>
                      <a:ext cx="4877223" cy="3048264"/>
                    </a:xfrm>
                    <a:prstGeom prst="rect">
                      <a:avLst/>
                    </a:prstGeom>
                  </pic:spPr>
                </pic:pic>
              </a:graphicData>
            </a:graphic>
          </wp:inline>
        </w:drawing>
      </w:r>
    </w:p>
    <w:p w14:paraId="0D3DA3EA" w14:textId="345386DF" w:rsidR="00126298" w:rsidRPr="00126298" w:rsidRDefault="00126298" w:rsidP="00126298">
      <w:pPr>
        <w:pStyle w:val="Caption"/>
        <w:rPr>
          <w:lang w:val="en-US"/>
        </w:rPr>
      </w:pPr>
      <w:r>
        <w:t xml:space="preserve">Figure </w:t>
      </w:r>
      <w:fldSimple w:instr=" STYLEREF 1 \s ">
        <w:r>
          <w:rPr>
            <w:noProof/>
            <w:cs/>
          </w:rPr>
          <w:t>‎</w:t>
        </w:r>
        <w:r>
          <w:rPr>
            <w:noProof/>
          </w:rPr>
          <w:t>0</w:t>
        </w:r>
      </w:fldSimple>
      <w:r>
        <w:noBreakHyphen/>
      </w:r>
      <w:fldSimple w:instr=" SEQ Figure \* ARABIC \s 1 ">
        <w:r>
          <w:rPr>
            <w:noProof/>
          </w:rPr>
          <w:t>5</w:t>
        </w:r>
      </w:fldSimple>
      <w:r>
        <w:rPr>
          <w:lang w:val="en-US"/>
        </w:rPr>
        <w:t xml:space="preserve"> The List of User after a Modification operation</w:t>
      </w:r>
    </w:p>
    <w:p w14:paraId="0FD1CC79" w14:textId="77777777" w:rsidR="00113673" w:rsidRDefault="00113673">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2025A9F" w14:textId="77777777" w:rsidR="00113673" w:rsidRDefault="00000000">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after="80" w:line="319" w:lineRule="auto"/>
        <w:rPr>
          <w:rFonts w:ascii="Roboto" w:eastAsia="Roboto" w:hAnsi="Roboto" w:cs="Roboto"/>
          <w:b/>
          <w:sz w:val="34"/>
          <w:szCs w:val="34"/>
        </w:rPr>
      </w:pPr>
      <w:bookmarkStart w:id="11" w:name="_1rengikp9lri" w:colFirst="0" w:colLast="0"/>
      <w:bookmarkStart w:id="12" w:name="_qmh8xcekyirl" w:colFirst="0" w:colLast="0"/>
      <w:bookmarkEnd w:id="11"/>
      <w:bookmarkEnd w:id="12"/>
      <w:r>
        <w:rPr>
          <w:rFonts w:ascii="Roboto" w:eastAsia="Roboto" w:hAnsi="Roboto" w:cs="Roboto"/>
          <w:b/>
          <w:sz w:val="34"/>
          <w:szCs w:val="34"/>
        </w:rPr>
        <w:t>Getting Started</w:t>
      </w:r>
    </w:p>
    <w:p w14:paraId="7F5B43A6" w14:textId="77777777" w:rsidR="00113673"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 xml:space="preserve">Ensure the database connection string in </w:t>
      </w:r>
      <w:proofErr w:type="spellStart"/>
      <w:r>
        <w:rPr>
          <w:rFonts w:ascii="Courier New" w:eastAsia="Courier New" w:hAnsi="Courier New" w:cs="Courier New"/>
          <w:color w:val="374151"/>
          <w:sz w:val="21"/>
          <w:szCs w:val="21"/>
        </w:rPr>
        <w:t>appsettings.json</w:t>
      </w:r>
      <w:proofErr w:type="spellEnd"/>
      <w:r>
        <w:rPr>
          <w:rFonts w:ascii="Roboto" w:eastAsia="Roboto" w:hAnsi="Roboto" w:cs="Roboto"/>
          <w:color w:val="374151"/>
          <w:sz w:val="24"/>
          <w:szCs w:val="24"/>
        </w:rPr>
        <w:t xml:space="preserve"> is configured correctly.</w:t>
      </w:r>
    </w:p>
    <w:p w14:paraId="6B3F38DA" w14:textId="77777777" w:rsidR="00113673"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Run the Entity Framework Core migration to create the database schema.</w:t>
      </w:r>
    </w:p>
    <w:p w14:paraId="737505A5" w14:textId="77777777" w:rsidR="00113673"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 xml:space="preserve">Open the Package Manager Console and </w:t>
      </w:r>
      <w:proofErr w:type="spellStart"/>
      <w:r>
        <w:rPr>
          <w:rFonts w:ascii="Roboto" w:eastAsia="Roboto" w:hAnsi="Roboto" w:cs="Roboto"/>
          <w:color w:val="374151"/>
          <w:sz w:val="24"/>
          <w:szCs w:val="24"/>
        </w:rPr>
        <w:t>run</w:t>
      </w:r>
      <w:r>
        <w:rPr>
          <w:rFonts w:ascii="Courier New" w:eastAsia="Courier New" w:hAnsi="Courier New" w:cs="Courier New"/>
          <w:color w:val="374151"/>
          <w:sz w:val="21"/>
          <w:szCs w:val="21"/>
        </w:rPr>
        <w:t>AAdd</w:t>
      </w:r>
      <w:proofErr w:type="spellEnd"/>
      <w:r>
        <w:rPr>
          <w:rFonts w:ascii="Courier New" w:eastAsia="Courier New" w:hAnsi="Courier New" w:cs="Courier New"/>
          <w:color w:val="374151"/>
          <w:sz w:val="21"/>
          <w:szCs w:val="21"/>
        </w:rPr>
        <w:t xml:space="preserve">-Migration </w:t>
      </w:r>
      <w:proofErr w:type="spellStart"/>
      <w:r>
        <w:rPr>
          <w:rFonts w:ascii="Courier New" w:eastAsia="Courier New" w:hAnsi="Courier New" w:cs="Courier New"/>
          <w:color w:val="374151"/>
          <w:sz w:val="21"/>
          <w:szCs w:val="21"/>
        </w:rPr>
        <w:t>InitialMigration</w:t>
      </w:r>
      <w:proofErr w:type="spellEnd"/>
      <w:r>
        <w:rPr>
          <w:rFonts w:ascii="Roboto" w:eastAsia="Roboto" w:hAnsi="Roboto" w:cs="Roboto"/>
          <w:color w:val="374151"/>
          <w:sz w:val="24"/>
          <w:szCs w:val="24"/>
        </w:rPr>
        <w:t xml:space="preserve"> and </w:t>
      </w:r>
      <w:r>
        <w:rPr>
          <w:rFonts w:ascii="Courier New" w:eastAsia="Courier New" w:hAnsi="Courier New" w:cs="Courier New"/>
          <w:color w:val="374151"/>
          <w:sz w:val="21"/>
          <w:szCs w:val="21"/>
        </w:rPr>
        <w:t>Update-Database</w:t>
      </w:r>
      <w:r>
        <w:rPr>
          <w:rFonts w:ascii="Roboto" w:eastAsia="Roboto" w:hAnsi="Roboto" w:cs="Roboto"/>
          <w:color w:val="374151"/>
          <w:sz w:val="24"/>
          <w:szCs w:val="24"/>
        </w:rPr>
        <w:t>.</w:t>
      </w:r>
    </w:p>
    <w:p w14:paraId="6B666DEB" w14:textId="77777777" w:rsidR="00113673"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Build and run the Blazor application.</w:t>
      </w:r>
    </w:p>
    <w:p w14:paraId="731B4578" w14:textId="77777777" w:rsidR="00113673" w:rsidRDefault="00113673"/>
    <w:p w14:paraId="7844F5B8" w14:textId="30F90295" w:rsidR="00113673" w:rsidRDefault="00113673"/>
    <w:p w14:paraId="08937E9F" w14:textId="77777777" w:rsidR="00113673" w:rsidRDefault="00113673"/>
    <w:p w14:paraId="1D6D4719" w14:textId="5BE4DE9A" w:rsidR="00113673" w:rsidRDefault="00113673"/>
    <w:p w14:paraId="044D3971" w14:textId="763C96EE" w:rsidR="00113673" w:rsidRDefault="00113673"/>
    <w:p w14:paraId="21A14FBC" w14:textId="77777777" w:rsidR="00113673" w:rsidRDefault="00113673"/>
    <w:p w14:paraId="447CB52A" w14:textId="53422A4B" w:rsidR="00113673" w:rsidRDefault="00113673"/>
    <w:sectPr w:rsidR="001136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1D06"/>
    <w:multiLevelType w:val="multilevel"/>
    <w:tmpl w:val="5EC050F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4463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673"/>
    <w:rsid w:val="00113673"/>
    <w:rsid w:val="00126298"/>
    <w:rsid w:val="002F53D7"/>
    <w:rsid w:val="004F4EE8"/>
    <w:rsid w:val="009E18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6F8B5"/>
  <w15:docId w15:val="{7DF4BA12-E76B-4CC7-BFEE-8016BBC77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F4EE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m</dc:creator>
  <cp:lastModifiedBy>Nadia Moazen</cp:lastModifiedBy>
  <cp:revision>2</cp:revision>
  <dcterms:created xsi:type="dcterms:W3CDTF">2024-01-22T03:18:00Z</dcterms:created>
  <dcterms:modified xsi:type="dcterms:W3CDTF">2024-01-22T03:18:00Z</dcterms:modified>
</cp:coreProperties>
</file>